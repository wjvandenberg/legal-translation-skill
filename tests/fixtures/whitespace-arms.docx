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Whitespace at a segment boundary</w:t>
      </w:r>
    </w:p>
    <w:p>
      <w:r>
        <w:t xml:space="preserve">ARM 1 - C17. The two below MUST read as two sentences with a space between them. Glued together is the defect:</w:t>
      </w:r>
    </w:p>
    <w:p>
      <w:r>
        <w:t xml:space="preserve">The services end.</w:t>
      </w:r>
      <w:ins w:id="1" w:author="A" w:date="2020-01-01T00:00:00Z">
        <w:r>
          <w:t xml:space="preserve"> </w:t>
        </w:r>
      </w:ins>
      <w:r>
        <w:t xml:space="preserve">the notice period applies.</w:t>
      </w:r>
    </w:p>
    <w:p>
      <w:r>
        <w:t xml:space="preserve">The obligations of the providers.</w:t>
      </w:r>
      <w:ins w:id="1" w:author="A" w:date="2020-01-01T00:00:00Z">
        <w:r>
          <w:t xml:space="preserve"> </w:t>
        </w:r>
      </w:ins>
      <w:r>
        <w:t xml:space="preserve">The Company shall pay the fee.</w:t>
      </w:r>
    </w:p>
    <w:p>
      <w:r>
        <w:t xml:space="preserve">NEGATIVE CONTROL. The line below MUST look the same in both arms - an explicitly empty segment goes on being cleared:</w:t>
      </w:r>
    </w:p>
    <w:p>
      <w:r>
        <w:t xml:space="preserve">Clause </w:t>
      </w:r>
      <w:ins w:id="1" w:author="A" w:date="2020-01-01T00:00:00Z">
        <w:r>
          <w:t xml:space="preserve">twelve</w:t>
        </w:r>
      </w:ins>
      <w:r>
        <w:t xml:space="preserve"> applies.</w:t>
      </w:r>
    </w:p>
    <w:p>
      <w:r>
        <w:t xml:space="preserve">ARM 2 - C16. The FIRST line below MUST begin with ONE leading space, not two. The SECOND MUST look identical in both arms - a single source space is still restored, and that repair must survive the fix:</w:t>
      </w:r>
    </w:p>
    <w:p>
      <w:r>
        <w:t xml:space="preserve">  The fee is payable </w:t>
      </w:r>
      <w:ins w:id="1" w:author="A" w:date="2020-01-01T00:00:00Z">
        <w:r>
          <w:t xml:space="preserve">within thirty days.</w:t>
        </w:r>
      </w:ins>
    </w:p>
    <w:p>
      <w:r>
        <w:t xml:space="preserve"> The term is </w:t>
      </w:r>
      <w:ins w:id="1" w:author="A" w:date="2020-01-01T00:00:00Z">
        <w:r>
          <w:t xml:space="preserve">twelve months.</w:t>
        </w:r>
      </w:ins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