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The term is </w:t>
      </w:r>
      <w:ins w:id="1" w:author="A" w:date="2020-01-01T00:00:00Z">
        <w:r>
          <w:t xml:space="preserve">five</w:t>
        </w:r>
      </w:ins>
      <w:del w:id="2" w:author="A" w:date="2020-01-01T00:00:00Z">
        <w:r>
          <w:delText xml:space="preserve">three</w:delText>
        </w:r>
      </w:del>
      <w:r>
        <w:t xml:space="preserve"> years.</w:t>
      </w:r>
    </w:p>
    <w:p>
      <w:r>
        <w:t xml:space="preserve">De overeenkomst </w:t>
      </w:r>
      <w:del w:id="3" w:author="B" w:date="2020-01-01T00:00:00Z">
        <w:r>
          <w:delText xml:space="preserve">eindigt van rechtswege</w:delText>
        </w:r>
      </w:del>
      <w:r>
        <w:t xml:space="preserve"> on the final date.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