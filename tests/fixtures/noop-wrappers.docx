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NOOP-WRAPPERS FIXTURE. Each row says what its empty tracked insertion holds.</w:t>
      </w:r>
    </w:p>
    <w:p>
      <w:r>
        <w:t xml:space="preserve">TAB KEPT — Name</w:t>
      </w:r>
      <w:ins w:id="1" w:author="A" w:date="2020-01-01T00:00:00Z">
        <w:r>
          <w:tab/>
        </w:r>
      </w:ins>
      <w:r>
        <w:t xml:space="preserve">Value</w:t>
      </w:r>
    </w:p>
    <w:p>
      <w:r>
        <w:t xml:space="preserve">BREAK KEPT — Line one</w:t>
      </w:r>
      <w:ins w:id="2" w:author="A" w:date="2020-01-01T00:00:00Z">
        <w:r>
          <w:br/>
        </w:r>
      </w:ins>
      <w:r>
        <w:t xml:space="preserve">Line two</w:t>
      </w:r>
    </w:p>
    <w:p>
      <w:r>
        <w:t xml:space="preserve">BOOKMARK KEPT — the insertion holds the _GoBack bookmark and no text</w:t>
      </w:r>
      <w:ins w:id="3" w:author="A" w:date="2020-01-01T00:00:00Z">
        <w:bookmarkStart w:id="0" w:name="_GoBack"/>
        <w:bookmarkEnd w:id="0"/>
      </w:ins>
    </w:p>
    <w:p>
      <w:r>
        <w:t xml:space="preserve">CONTROL — an empty insertion holding only an empty run, removed on both arms</w:t>
      </w:r>
      <w:ins w:id="4" w:author="A" w:date="2020-01-01T00:00:00Z">
        <w:r>
          <w:t/>
        </w:r>
      </w:ins>
    </w:p>
    <w:p>
      <w:r>
        <w:t xml:space="preserve">CONTROL — a no-op pair, collapsed on both arms: </w:t>
      </w:r>
      <w:del w:id="5" w:author="A" w:date="2020-01-01T00:00:00Z">
        <w:r>
          <w:delText xml:space="preserve">solar energy</w:delText>
        </w:r>
      </w:del>
      <w:ins w:id="6" w:author="A" w:date="2020-01-01T00:00:00Z">
        <w:r>
          <w:t xml:space="preserve">solar energy</w:t>
        </w:r>
      </w:ins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