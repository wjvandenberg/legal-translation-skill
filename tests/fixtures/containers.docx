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t xml:space="preserve">This deed is dated </w:t>
      </w:r>
      <w:sdt>
        <w:sdtPr>
          <w:id w:val="1"/>
          <w:alias w:val="Field 1"/>
        </w:sdtPr>
        <w:sdtContent>
          <w:r>
            <w:t xml:space="preserve">[=datum]</w:t>
          </w:r>
        </w:sdtContent>
      </w:sdt>
      <w:r>
        <w:t xml:space="preserve"> between the parties.</w:t>
      </w:r>
    </w:p>
    <w:p>
      <w:sdt>
        <w:sdtPr>
          <w:id w:val="2"/>
          <w:alias w:val="Field 2"/>
        </w:sdtPr>
        <w:sdtContent>
          <w:r>
            <w:t xml:space="preserve">The whole recital sits in a control.</w:t>
          </w:r>
        </w:sdtContent>
      </w:sdt>
    </w:p>
    <w:p>
      <w:r>
        <w:t xml:space="preserve">Subject to </w:t>
      </w:r>
      <w:sdt>
        <w:sdtPr>
          <w:id w:val="3"/>
          <w:alias w:val="Field 3"/>
        </w:sdtPr>
        <w:sdtContent>
          <w:r>
            <w:t xml:space="preserve">the annexe</w:t>
            <w:footnoteReference w:id="2"/>
          </w:r>
        </w:sdtContent>
      </w:sdt>
      <w:r>
        <w:t xml:space="preserve"> as amended from time to time.</w:t>
      </w:r>
    </w:p>
    <w:p>
      <w:r>
        <w:t xml:space="preserve">Left column</w:t>
      </w:r>
      <w:sdt>
        <w:sdtPr>
          <w:id w:val="4"/>
          <w:alias w:val="Field 4"/>
        </w:sdtPr>
        <w:sdtContent>
          <w:r>
            <w:tab/>
            <w:t xml:space="preserve">right column</w:t>
          </w:r>
        </w:sdtContent>
      </w:sdt>
    </w:p>
    <w:sdt>
      <w:sdtPr>
        <w:id w:val="5"/>
        <w:alias w:val="Field 5"/>
      </w:sdtPr>
      <w:sdtContent>
        <w:p>
          <w:r>
            <w:t xml:space="preserve">The Supplier shall deliver the goods.</w:t>
          </w:r>
        </w:p>
      </w:sdtContent>
    </w:sdt>
    <w:tbl>
      <w:tr>
        <w:sdt>
          <w:sdtPr>
            <w:id w:val="6"/>
            <w:alias w:val="Field 6"/>
          </w:sdtPr>
          <w:sdtContent>
            <w:tc>
              <w:tcPr/>
              <w:p>
                <w:r>
                  <w:t xml:space="preserve">A cell in a controlled row.</w:t>
                </w:r>
              </w:p>
            </w:tc>
          </w:sdtContent>
        </w:sdt>
      </w:tr>
    </w:tbl>
    <w:p>
      <w:smartTag w:element="place">
        <w:r>
          <w:t xml:space="preserve">Rotterdam</w:t>
        </w:r>
      </w:smartTag>
      <w:r>
        <w:t xml:space="preserve"> is the agreed place of delivery.</w:t>
      </w:r>
    </w:p>
    <w:p>
      <w:smartTag w:element="country">
        <w:smartTag w:element="city">
          <w:r>
            <w:t xml:space="preserve">Delft</w:t>
          </w:r>
        </w:smartTag>
      </w:smartTag>
      <w:r>
        <w:t xml:space="preserve"> and the surrounding province.</w:t>
      </w:r>
    </w:p>
    <w:p>
      <w:r>
        <w:t xml:space="preserve">Delivery shall be made at </w:t>
      </w:r>
      <w:smartTag w:element="place">
        <w:r>
          <w:t xml:space="preserve">Eindhoven</w:t>
        </w:r>
      </w:smartTag>
      <w:r>
        <w:t xml:space="preserve"> before the long stop date.</w:t>
      </w:r>
    </w:p>
    <w:p>
      <w:customXml w:element="PartyName">
        <w:r>
          <w:t xml:space="preserve">Acme Holdings</w:t>
        </w:r>
      </w:customXml>
      <w:r>
        <w:t xml:space="preserve"> shall pay the fee within thirty days.</w:t>
      </w:r>
    </w:p>
    <w:p>
      <w:dir w:val="rtl">
        <w:r>
          <w:t xml:space="preserve">embedded phrase</w:t>
        </w:r>
      </w:dir>
      <w:r>
        <w:t xml:space="preserve"> inside a left-to-right clause.</w:t>
      </w:r>
    </w:p>
    <w:p>
      <w:bdo w:val="ltr">
        <w:r>
          <w:t xml:space="preserve">overridden phrase</w:t>
        </w:r>
      </w:bdo>
      <w:r>
        <w:t xml:space="preserve"> inside the same clause.</w:t>
      </w:r>
    </w:p>
    <w:p>
      <w:r>
        <w:t xml:space="preserve">The defined term </w:t>
      </w:r>
      <w:r>
        <w:ruby>
          <w:rubyPr/>
          <w:rt>
            <w:r>
              <w:t>yomi</w:t>
            </w:r>
          </w:rt>
          <w:rubyBase>
            <w:r>
              <w:t>kanji</w:t>
            </w:r>
          </w:rubyBase>
        </w:ruby>
      </w:r>
      <w:r>
        <w:t xml:space="preserve"> is set out below.</w:t>
      </w:r>
    </w:p>
    <w:p>
      <w:ins w:id="9" w:author="Reviewer" w:date="2020-01-01T00:00:00Z">
        <w:r>
          <w:t xml:space="preserve">an inserted phrase</w:t>
        </w:r>
      </w:ins>
      <w:r>
        <w:t xml:space="preserve"> and an existing phrase.</w:t>
      </w:r>
    </w:p>
    <w:p>
      <w:r>
        <w:t xml:space="preserve">Incorporated by reference: </w:t>
      </w:r>
      <w:subDoc r:id="rId8"/>
    </w:p>
    <w:p>
      <w:hyperlink r:id="rId9">
        <w:r>
          <w:t xml:space="preserve">the linked words</w:t>
        </w:r>
      </w:hyperlink>
      <w:r>
        <w:t xml:space="preserve"> and the unlinked words.</w:t>
      </w:r>
    </w:p>
    <w:p>
      <w:r>
        <w:t xml:space="preserve">The approval sequence is shown here: </w:t>
      </w:r>
      <w:r>
        <w:drawing>
          <wp:inline>
            <wp:docPr id="1" name="Diagram" descr="Flow chart showing the approval sequence" title="Approval flow"/>
            <a:graphic>
              <a:graphicData uri="http://schemas.openxmlformats.org/drawingml/2006/picture"/>
            </a:graphic>
          </wp:inline>
        </w:drawing>
      </w:r>
    </w:p>
    <w:p>
      <w:r>
        <w:t xml:space="preserve">The figures are set out in the chart below.</w:t>
      </w:r>
    </w:p>
    <w:p>
      <w:r>
        <w:t xml:space="preserve">This clause contains no container of any kind.</w:t>
      </w:r>
    </w:p>
    <w:sectPr>
      <w:pgSz w:w="11906" w:h="16838"/>
    </w:sectPr>
  </w:body>
</w:document>
</file>

<file path=word/footnotes.xml><?xml version="1.0" encoding="utf-8"?>
<w:footnotes xmlns:w="http://schemas.openxmlformats.org/wordprocessingml/2006/main">
  <w:footnote w:id="2">
    <w:p>
      <w:r>
        <w:t xml:space="preserve">A note attached to the controlled span.</w:t>
      </w:r>
    </w:p>
  </w:footnote>
</w:footnotes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BoldClause">
    <w:name w:val="Bold Clause"/>
    <w:rPr>
      <w:b/>
    </w:rPr>
  </w:style>
  <w:style w:type="character" w:styleId="StrongEmph">
    <w:name w:val="Strong Emph"/>
    <w:rPr>
      <w:b/>
      <w:i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9" Type="http://schemas.openxmlformats.org/officeDocument/2006/relationships/hyperlink" Target="https://example.invalid/schedule-2" TargetMode="External"/><Relationship Id="rId8" Type="http://schemas.openxmlformats.org/officeDocument/2006/relationships/subDocument" Target="https://example.invalid/annexe" TargetMode="External"/><Relationship Id="rId10" Type="http://schemas.openxmlformats.org/officeDocument/2006/relationships/chart" Target="charts/chart1.xml"/><Relationship Id="rId11" Type="http://schemas.openxmlformats.org/officeDocument/2006/relationships/image" Target="media/image1.png"/>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Deliveries by quarter</a:t>
            </a:r>
          </a:p>
        </c:rich>
      </c:tx>
    </c:title>
    <c:plotArea>
      <c:valAx>
        <c:title>
          <c:tx>
            <c:rich>
              <a:p>
                <a:r>
                  <a:t>Tonnes delivered</a:t>
                </a:r>
              </a:p>
            </c:rich>
          </c:tx>
        </c:title>
      </c:valAx>
    </c:plotArea>
  </c:chart>
</c:chartSpace>
</file>